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ED37B" w14:textId="77777777" w:rsidR="003C37AE" w:rsidRDefault="00B74DB4">
      <w:pPr>
        <w:jc w:val="center"/>
        <w:rPr>
          <w:b/>
          <w:sz w:val="50"/>
          <w:szCs w:val="50"/>
        </w:rPr>
      </w:pPr>
      <w:r>
        <w:rPr>
          <w:b/>
          <w:sz w:val="50"/>
          <w:szCs w:val="50"/>
        </w:rPr>
        <w:t>System Calls</w:t>
      </w:r>
    </w:p>
    <w:p w14:paraId="245ED37C" w14:textId="77777777" w:rsidR="003C37AE" w:rsidRDefault="003C37AE">
      <w:pPr>
        <w:jc w:val="center"/>
        <w:rPr>
          <w:b/>
          <w:sz w:val="50"/>
          <w:szCs w:val="50"/>
        </w:rPr>
      </w:pPr>
    </w:p>
    <w:p w14:paraId="245ED37D" w14:textId="0D20F637" w:rsidR="003C37AE" w:rsidRDefault="00B74DB4">
      <w:pPr>
        <w:jc w:val="right"/>
        <w:rPr>
          <w:sz w:val="30"/>
          <w:szCs w:val="30"/>
        </w:rPr>
      </w:pPr>
      <w:r>
        <w:rPr>
          <w:sz w:val="30"/>
          <w:szCs w:val="30"/>
        </w:rPr>
        <w:t>By –</w:t>
      </w:r>
      <w:r>
        <w:rPr>
          <w:sz w:val="30"/>
          <w:szCs w:val="30"/>
        </w:rPr>
        <w:t xml:space="preserve"> Ankit </w:t>
      </w:r>
      <w:proofErr w:type="spellStart"/>
      <w:r>
        <w:rPr>
          <w:sz w:val="30"/>
          <w:szCs w:val="30"/>
        </w:rPr>
        <w:t>kumar</w:t>
      </w:r>
      <w:proofErr w:type="spellEnd"/>
      <w:r>
        <w:rPr>
          <w:sz w:val="30"/>
          <w:szCs w:val="30"/>
        </w:rPr>
        <w:t xml:space="preserve"> sharma</w:t>
      </w:r>
    </w:p>
    <w:p w14:paraId="245ED37E" w14:textId="4292C0B3" w:rsidR="003C37AE" w:rsidRDefault="00B74DB4">
      <w:pPr>
        <w:jc w:val="right"/>
        <w:rPr>
          <w:sz w:val="28"/>
          <w:szCs w:val="28"/>
        </w:rPr>
      </w:pPr>
      <w:r>
        <w:rPr>
          <w:sz w:val="28"/>
          <w:szCs w:val="28"/>
        </w:rPr>
        <w:t>2023UCD2169</w:t>
      </w:r>
    </w:p>
    <w:p w14:paraId="245ED37F" w14:textId="77777777" w:rsidR="003C37AE" w:rsidRDefault="003C37AE">
      <w:pPr>
        <w:jc w:val="right"/>
        <w:rPr>
          <w:sz w:val="28"/>
          <w:szCs w:val="28"/>
        </w:rPr>
      </w:pPr>
    </w:p>
    <w:p w14:paraId="245ED380" w14:textId="77777777" w:rsidR="003C37AE" w:rsidRDefault="003C37AE">
      <w:pPr>
        <w:rPr>
          <w:sz w:val="28"/>
          <w:szCs w:val="28"/>
        </w:rPr>
      </w:pPr>
    </w:p>
    <w:p w14:paraId="245ED381" w14:textId="77777777" w:rsidR="003C37AE" w:rsidRDefault="00B74DB4">
      <w:pPr>
        <w:rPr>
          <w:rFonts w:ascii="Roboto" w:eastAsia="Roboto" w:hAnsi="Roboto" w:cs="Roboto"/>
          <w:sz w:val="30"/>
          <w:szCs w:val="30"/>
        </w:rPr>
      </w:pPr>
      <w:proofErr w:type="gramStart"/>
      <w:r>
        <w:rPr>
          <w:sz w:val="28"/>
          <w:szCs w:val="28"/>
          <w:u w:val="single"/>
        </w:rPr>
        <w:t>TOPIC</w:t>
      </w:r>
      <w:r>
        <w:rPr>
          <w:sz w:val="28"/>
          <w:szCs w:val="28"/>
        </w:rPr>
        <w:t xml:space="preserve"> :</w:t>
      </w:r>
      <w:proofErr w:type="gramEnd"/>
      <w:r>
        <w:rPr>
          <w:sz w:val="12"/>
          <w:szCs w:val="12"/>
        </w:rPr>
        <w:t xml:space="preserve"> </w:t>
      </w:r>
      <w:r>
        <w:rPr>
          <w:rFonts w:ascii="Roboto" w:eastAsia="Roboto" w:hAnsi="Roboto" w:cs="Roboto"/>
          <w:sz w:val="30"/>
          <w:szCs w:val="30"/>
        </w:rPr>
        <w:t>Process creation and termination for the operating system ( fork, wait, signal etc.)</w:t>
      </w:r>
    </w:p>
    <w:p w14:paraId="245ED382" w14:textId="77777777" w:rsidR="003C37AE" w:rsidRDefault="003C37AE">
      <w:pPr>
        <w:rPr>
          <w:sz w:val="12"/>
          <w:szCs w:val="12"/>
        </w:rPr>
      </w:pPr>
    </w:p>
    <w:p w14:paraId="245ED383" w14:textId="77777777" w:rsidR="003C37AE" w:rsidRDefault="003C37AE">
      <w:pPr>
        <w:rPr>
          <w:sz w:val="12"/>
          <w:szCs w:val="12"/>
        </w:rPr>
      </w:pPr>
    </w:p>
    <w:p w14:paraId="245ED384" w14:textId="77777777" w:rsidR="003C37AE" w:rsidRDefault="003C37AE">
      <w:pPr>
        <w:rPr>
          <w:sz w:val="12"/>
          <w:szCs w:val="12"/>
        </w:rPr>
      </w:pPr>
    </w:p>
    <w:p w14:paraId="245ED385" w14:textId="77777777" w:rsidR="003C37AE" w:rsidRDefault="003C37AE">
      <w:pPr>
        <w:rPr>
          <w:sz w:val="12"/>
          <w:szCs w:val="12"/>
        </w:rPr>
      </w:pPr>
    </w:p>
    <w:p w14:paraId="245ED386" w14:textId="77777777" w:rsidR="003C37AE" w:rsidRDefault="00B74DB4">
      <w:pPr>
        <w:rPr>
          <w:rFonts w:ascii="Roboto Serif ExtraLight" w:eastAsia="Roboto Serif ExtraLight" w:hAnsi="Roboto Serif ExtraLight" w:cs="Roboto Serif ExtraLight"/>
          <w:sz w:val="24"/>
          <w:szCs w:val="24"/>
          <w:highlight w:val="white"/>
        </w:rPr>
      </w:pPr>
      <w:r>
        <w:rPr>
          <w:rFonts w:ascii="Roboto Serif ExtraLight" w:eastAsia="Roboto Serif ExtraLight" w:hAnsi="Roboto Serif ExtraLight" w:cs="Roboto Serif ExtraLight"/>
          <w:sz w:val="24"/>
          <w:szCs w:val="24"/>
          <w:highlight w:val="white"/>
        </w:rPr>
        <w:t xml:space="preserve">#Process creation is achieved through the </w:t>
      </w:r>
      <w:proofErr w:type="gramStart"/>
      <w:r>
        <w:rPr>
          <w:rFonts w:ascii="Roboto Serif ExtraLight" w:eastAsia="Roboto Serif ExtraLight" w:hAnsi="Roboto Serif ExtraLight" w:cs="Roboto Serif ExtraLight"/>
          <w:sz w:val="24"/>
          <w:szCs w:val="24"/>
          <w:highlight w:val="white"/>
        </w:rPr>
        <w:t>fork(</w:t>
      </w:r>
      <w:proofErr w:type="gramEnd"/>
      <w:r>
        <w:rPr>
          <w:rFonts w:ascii="Roboto Serif ExtraLight" w:eastAsia="Roboto Serif ExtraLight" w:hAnsi="Roboto Serif ExtraLight" w:cs="Roboto Serif ExtraLight"/>
          <w:sz w:val="24"/>
          <w:szCs w:val="24"/>
          <w:highlight w:val="white"/>
        </w:rPr>
        <w:t xml:space="preserve">) system call. The newly created process is called the child process and the process that initiated it (or the process when execution is started) is called the parent process. After the </w:t>
      </w:r>
      <w:proofErr w:type="gramStart"/>
      <w:r>
        <w:rPr>
          <w:rFonts w:ascii="Roboto Serif ExtraLight" w:eastAsia="Roboto Serif ExtraLight" w:hAnsi="Roboto Serif ExtraLight" w:cs="Roboto Serif ExtraLight"/>
          <w:sz w:val="24"/>
          <w:szCs w:val="24"/>
          <w:highlight w:val="white"/>
        </w:rPr>
        <w:t>fork(</w:t>
      </w:r>
      <w:proofErr w:type="gramEnd"/>
      <w:r>
        <w:rPr>
          <w:rFonts w:ascii="Roboto Serif ExtraLight" w:eastAsia="Roboto Serif ExtraLight" w:hAnsi="Roboto Serif ExtraLight" w:cs="Roboto Serif ExtraLight"/>
          <w:sz w:val="24"/>
          <w:szCs w:val="24"/>
          <w:highlight w:val="white"/>
        </w:rPr>
        <w:t>) system call, now we have two processes - parent and child processes. How to differentiate them? Very simple, it is through their return values.</w:t>
      </w:r>
    </w:p>
    <w:p w14:paraId="245ED387" w14:textId="77777777" w:rsidR="003C37AE" w:rsidRDefault="00B74DB4">
      <w:pPr>
        <w:rPr>
          <w:rFonts w:ascii="Roboto Serif ExtraLight" w:eastAsia="Roboto Serif ExtraLight" w:hAnsi="Roboto Serif ExtraLight" w:cs="Roboto Serif ExtraLight"/>
          <w:sz w:val="24"/>
          <w:szCs w:val="24"/>
          <w:highlight w:val="white"/>
        </w:rPr>
      </w:pPr>
      <w:r>
        <w:rPr>
          <w:noProof/>
        </w:rPr>
        <w:drawing>
          <wp:anchor distT="114300" distB="114300" distL="114300" distR="114300" simplePos="0" relativeHeight="251658240" behindDoc="1" locked="0" layoutInCell="1" hidden="0" allowOverlap="1" wp14:anchorId="245ED402" wp14:editId="245ED403">
            <wp:simplePos x="0" y="0"/>
            <wp:positionH relativeFrom="column">
              <wp:posOffset>914400</wp:posOffset>
            </wp:positionH>
            <wp:positionV relativeFrom="paragraph">
              <wp:posOffset>114300</wp:posOffset>
            </wp:positionV>
            <wp:extent cx="4038600" cy="23431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38600" cy="2343150"/>
                    </a:xfrm>
                    <a:prstGeom prst="rect">
                      <a:avLst/>
                    </a:prstGeom>
                    <a:ln/>
                  </pic:spPr>
                </pic:pic>
              </a:graphicData>
            </a:graphic>
          </wp:anchor>
        </w:drawing>
      </w:r>
    </w:p>
    <w:p w14:paraId="245ED388" w14:textId="77777777" w:rsidR="003C37AE" w:rsidRDefault="003C37AE">
      <w:pPr>
        <w:rPr>
          <w:rFonts w:ascii="Roboto Serif ExtraLight" w:eastAsia="Roboto Serif ExtraLight" w:hAnsi="Roboto Serif ExtraLight" w:cs="Roboto Serif ExtraLight"/>
          <w:sz w:val="24"/>
          <w:szCs w:val="24"/>
          <w:highlight w:val="white"/>
        </w:rPr>
      </w:pPr>
    </w:p>
    <w:p w14:paraId="245ED389" w14:textId="77777777" w:rsidR="003C37AE" w:rsidRDefault="003C37AE">
      <w:pPr>
        <w:rPr>
          <w:rFonts w:ascii="Roboto Serif ExtraLight" w:eastAsia="Roboto Serif ExtraLight" w:hAnsi="Roboto Serif ExtraLight" w:cs="Roboto Serif ExtraLight"/>
          <w:sz w:val="24"/>
          <w:szCs w:val="24"/>
          <w:highlight w:val="white"/>
        </w:rPr>
      </w:pPr>
    </w:p>
    <w:p w14:paraId="245ED38A" w14:textId="77777777" w:rsidR="003C37AE" w:rsidRDefault="003C37AE">
      <w:pPr>
        <w:rPr>
          <w:rFonts w:ascii="Roboto Serif ExtraLight" w:eastAsia="Roboto Serif ExtraLight" w:hAnsi="Roboto Serif ExtraLight" w:cs="Roboto Serif ExtraLight"/>
          <w:sz w:val="24"/>
          <w:szCs w:val="24"/>
          <w:highlight w:val="white"/>
        </w:rPr>
      </w:pPr>
    </w:p>
    <w:p w14:paraId="245ED38B" w14:textId="77777777" w:rsidR="003C37AE" w:rsidRDefault="003C37AE">
      <w:pPr>
        <w:rPr>
          <w:rFonts w:ascii="Roboto Serif ExtraLight" w:eastAsia="Roboto Serif ExtraLight" w:hAnsi="Roboto Serif ExtraLight" w:cs="Roboto Serif ExtraLight"/>
          <w:sz w:val="24"/>
          <w:szCs w:val="24"/>
          <w:highlight w:val="white"/>
        </w:rPr>
      </w:pPr>
    </w:p>
    <w:p w14:paraId="245ED38C" w14:textId="77777777" w:rsidR="003C37AE" w:rsidRDefault="003C37AE">
      <w:pPr>
        <w:rPr>
          <w:rFonts w:ascii="Roboto Serif ExtraLight" w:eastAsia="Roboto Serif ExtraLight" w:hAnsi="Roboto Serif ExtraLight" w:cs="Roboto Serif ExtraLight"/>
          <w:sz w:val="24"/>
          <w:szCs w:val="24"/>
          <w:highlight w:val="white"/>
        </w:rPr>
      </w:pPr>
    </w:p>
    <w:p w14:paraId="245ED38D" w14:textId="77777777" w:rsidR="003C37AE" w:rsidRDefault="003C37AE">
      <w:pPr>
        <w:rPr>
          <w:rFonts w:ascii="Roboto Serif ExtraLight" w:eastAsia="Roboto Serif ExtraLight" w:hAnsi="Roboto Serif ExtraLight" w:cs="Roboto Serif ExtraLight"/>
          <w:sz w:val="24"/>
          <w:szCs w:val="24"/>
          <w:highlight w:val="white"/>
        </w:rPr>
      </w:pPr>
    </w:p>
    <w:p w14:paraId="245ED38E" w14:textId="77777777" w:rsidR="003C37AE" w:rsidRDefault="003C37AE">
      <w:pPr>
        <w:rPr>
          <w:rFonts w:ascii="Roboto Serif ExtraLight" w:eastAsia="Roboto Serif ExtraLight" w:hAnsi="Roboto Serif ExtraLight" w:cs="Roboto Serif ExtraLight"/>
          <w:sz w:val="24"/>
          <w:szCs w:val="24"/>
          <w:highlight w:val="white"/>
        </w:rPr>
      </w:pPr>
    </w:p>
    <w:p w14:paraId="245ED38F" w14:textId="77777777" w:rsidR="003C37AE" w:rsidRDefault="003C37AE">
      <w:pPr>
        <w:rPr>
          <w:rFonts w:ascii="Roboto Serif ExtraLight" w:eastAsia="Roboto Serif ExtraLight" w:hAnsi="Roboto Serif ExtraLight" w:cs="Roboto Serif ExtraLight"/>
          <w:sz w:val="24"/>
          <w:szCs w:val="24"/>
          <w:highlight w:val="white"/>
        </w:rPr>
      </w:pPr>
    </w:p>
    <w:p w14:paraId="245ED390" w14:textId="77777777" w:rsidR="003C37AE" w:rsidRDefault="003C37AE">
      <w:pPr>
        <w:rPr>
          <w:rFonts w:ascii="Roboto Serif ExtraLight" w:eastAsia="Roboto Serif ExtraLight" w:hAnsi="Roboto Serif ExtraLight" w:cs="Roboto Serif ExtraLight"/>
          <w:sz w:val="24"/>
          <w:szCs w:val="24"/>
          <w:highlight w:val="white"/>
        </w:rPr>
      </w:pPr>
    </w:p>
    <w:p w14:paraId="245ED391" w14:textId="77777777" w:rsidR="003C37AE" w:rsidRDefault="003C37AE">
      <w:pPr>
        <w:rPr>
          <w:rFonts w:ascii="Roboto Serif ExtraLight" w:eastAsia="Roboto Serif ExtraLight" w:hAnsi="Roboto Serif ExtraLight" w:cs="Roboto Serif ExtraLight"/>
          <w:sz w:val="24"/>
          <w:szCs w:val="24"/>
          <w:highlight w:val="white"/>
        </w:rPr>
      </w:pPr>
    </w:p>
    <w:p w14:paraId="245ED392" w14:textId="77777777" w:rsidR="003C37AE" w:rsidRDefault="003C37AE">
      <w:pPr>
        <w:rPr>
          <w:rFonts w:ascii="Roboto Serif ExtraLight" w:eastAsia="Roboto Serif ExtraLight" w:hAnsi="Roboto Serif ExtraLight" w:cs="Roboto Serif ExtraLight"/>
          <w:sz w:val="24"/>
          <w:szCs w:val="24"/>
          <w:highlight w:val="white"/>
        </w:rPr>
      </w:pPr>
    </w:p>
    <w:p w14:paraId="245ED393" w14:textId="77777777" w:rsidR="003C37AE" w:rsidRDefault="003C37AE">
      <w:pPr>
        <w:rPr>
          <w:rFonts w:ascii="Roboto Serif ExtraLight" w:eastAsia="Roboto Serif ExtraLight" w:hAnsi="Roboto Serif ExtraLight" w:cs="Roboto Serif ExtraLight"/>
          <w:sz w:val="24"/>
          <w:szCs w:val="24"/>
          <w:highlight w:val="white"/>
        </w:rPr>
      </w:pPr>
    </w:p>
    <w:p w14:paraId="245ED394" w14:textId="77777777" w:rsidR="003C37AE" w:rsidRDefault="00B74DB4">
      <w:pPr>
        <w:rPr>
          <w:rFonts w:ascii="Verdana" w:eastAsia="Verdana" w:hAnsi="Verdana" w:cs="Verdana"/>
          <w:sz w:val="24"/>
          <w:szCs w:val="24"/>
          <w:highlight w:val="white"/>
        </w:rPr>
      </w:pPr>
      <w:r>
        <w:rPr>
          <w:rFonts w:ascii="Verdana" w:eastAsia="Verdana" w:hAnsi="Verdana" w:cs="Verdana"/>
          <w:sz w:val="24"/>
          <w:szCs w:val="24"/>
          <w:highlight w:val="white"/>
        </w:rPr>
        <w:t xml:space="preserve">After creation of the child process, let us see the </w:t>
      </w:r>
      <w:proofErr w:type="gramStart"/>
      <w:r>
        <w:rPr>
          <w:rFonts w:ascii="Verdana" w:eastAsia="Verdana" w:hAnsi="Verdana" w:cs="Verdana"/>
          <w:sz w:val="24"/>
          <w:szCs w:val="24"/>
          <w:highlight w:val="white"/>
        </w:rPr>
        <w:t>fork(</w:t>
      </w:r>
      <w:proofErr w:type="gramEnd"/>
      <w:r>
        <w:rPr>
          <w:rFonts w:ascii="Verdana" w:eastAsia="Verdana" w:hAnsi="Verdana" w:cs="Verdana"/>
          <w:sz w:val="24"/>
          <w:szCs w:val="24"/>
          <w:highlight w:val="white"/>
        </w:rPr>
        <w:t>) system call details.</w:t>
      </w:r>
    </w:p>
    <w:p w14:paraId="245ED395" w14:textId="77777777" w:rsidR="003C37AE" w:rsidRDefault="00B74DB4">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245ED404" wp14:editId="245ED405">
            <wp:extent cx="4476750" cy="1295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476750" cy="1295400"/>
                    </a:xfrm>
                    <a:prstGeom prst="rect">
                      <a:avLst/>
                    </a:prstGeom>
                    <a:ln/>
                  </pic:spPr>
                </pic:pic>
              </a:graphicData>
            </a:graphic>
          </wp:inline>
        </w:drawing>
      </w:r>
    </w:p>
    <w:p w14:paraId="245ED396" w14:textId="77777777" w:rsidR="003C37AE" w:rsidRDefault="00B74DB4">
      <w:pPr>
        <w:rPr>
          <w:rFonts w:ascii="Verdana" w:eastAsia="Verdana" w:hAnsi="Verdana" w:cs="Verdana"/>
          <w:sz w:val="24"/>
          <w:szCs w:val="24"/>
          <w:highlight w:val="white"/>
        </w:rPr>
      </w:pPr>
      <w:r>
        <w:rPr>
          <w:rFonts w:ascii="Verdana" w:eastAsia="Verdana" w:hAnsi="Verdana" w:cs="Verdana"/>
          <w:sz w:val="24"/>
          <w:szCs w:val="24"/>
          <w:highlight w:val="white"/>
        </w:rPr>
        <w:lastRenderedPageBreak/>
        <w:t>Creates the child process. After this call, there are two processes, the existing one is called the parent process and the newly created one is called the child process.</w:t>
      </w:r>
    </w:p>
    <w:p w14:paraId="245ED397" w14:textId="77777777" w:rsidR="003C37AE" w:rsidRDefault="00B74DB4">
      <w:pPr>
        <w:spacing w:before="240" w:after="240"/>
        <w:rPr>
          <w:rFonts w:ascii="Verdana" w:eastAsia="Verdana" w:hAnsi="Verdana" w:cs="Verdana"/>
          <w:sz w:val="24"/>
          <w:szCs w:val="24"/>
          <w:highlight w:val="white"/>
        </w:rPr>
      </w:pPr>
      <w:r>
        <w:rPr>
          <w:rFonts w:ascii="Arial Unicode MS" w:eastAsia="Arial Unicode MS" w:hAnsi="Arial Unicode MS" w:cs="Arial Unicode MS"/>
          <w:sz w:val="24"/>
          <w:szCs w:val="24"/>
          <w:highlight w:val="white"/>
        </w:rPr>
        <w:t xml:space="preserve">The </w:t>
      </w:r>
      <w:proofErr w:type="gramStart"/>
      <w:r>
        <w:rPr>
          <w:rFonts w:ascii="Arial Unicode MS" w:eastAsia="Arial Unicode MS" w:hAnsi="Arial Unicode MS" w:cs="Arial Unicode MS"/>
          <w:sz w:val="24"/>
          <w:szCs w:val="24"/>
          <w:highlight w:val="white"/>
        </w:rPr>
        <w:t>fork(</w:t>
      </w:r>
      <w:proofErr w:type="gramEnd"/>
      <w:r>
        <w:rPr>
          <w:rFonts w:ascii="Arial Unicode MS" w:eastAsia="Arial Unicode MS" w:hAnsi="Arial Unicode MS" w:cs="Arial Unicode MS"/>
          <w:sz w:val="24"/>
          <w:szCs w:val="24"/>
          <w:highlight w:val="white"/>
        </w:rPr>
        <w:t>) system call returns either of the three values −</w:t>
      </w:r>
    </w:p>
    <w:p w14:paraId="245ED398" w14:textId="77777777" w:rsidR="003C37AE" w:rsidRDefault="00B74DB4">
      <w:pPr>
        <w:numPr>
          <w:ilvl w:val="0"/>
          <w:numId w:val="1"/>
        </w:numPr>
        <w:spacing w:before="240"/>
        <w:jc w:val="both"/>
        <w:rPr>
          <w:highlight w:val="white"/>
        </w:rPr>
      </w:pPr>
      <w:r>
        <w:rPr>
          <w:rFonts w:ascii="Verdana" w:eastAsia="Verdana" w:hAnsi="Verdana" w:cs="Verdana"/>
          <w:sz w:val="24"/>
          <w:szCs w:val="24"/>
          <w:highlight w:val="white"/>
        </w:rPr>
        <w:t>1.Negative value to indicate an error, i.e., unsuccessful in creating the child process.</w:t>
      </w:r>
    </w:p>
    <w:p w14:paraId="245ED399" w14:textId="77777777" w:rsidR="003C37AE" w:rsidRDefault="00B74DB4">
      <w:pPr>
        <w:numPr>
          <w:ilvl w:val="0"/>
          <w:numId w:val="1"/>
        </w:numPr>
        <w:jc w:val="both"/>
        <w:rPr>
          <w:highlight w:val="white"/>
        </w:rPr>
      </w:pPr>
      <w:r>
        <w:rPr>
          <w:rFonts w:ascii="Verdana" w:eastAsia="Verdana" w:hAnsi="Verdana" w:cs="Verdana"/>
          <w:sz w:val="24"/>
          <w:szCs w:val="24"/>
          <w:highlight w:val="white"/>
        </w:rPr>
        <w:t>2.Returns a zero for child process.</w:t>
      </w:r>
    </w:p>
    <w:p w14:paraId="245ED39A" w14:textId="77777777" w:rsidR="003C37AE" w:rsidRDefault="00B74DB4">
      <w:pPr>
        <w:numPr>
          <w:ilvl w:val="0"/>
          <w:numId w:val="1"/>
        </w:numPr>
        <w:spacing w:after="240"/>
        <w:jc w:val="both"/>
        <w:rPr>
          <w:highlight w:val="white"/>
        </w:rPr>
      </w:pPr>
      <w:r>
        <w:rPr>
          <w:rFonts w:ascii="Verdana" w:eastAsia="Verdana" w:hAnsi="Verdana" w:cs="Verdana"/>
          <w:sz w:val="24"/>
          <w:szCs w:val="24"/>
          <w:highlight w:val="white"/>
        </w:rPr>
        <w:t>3.Returns a positive value for the parent process. This value is the process ID of the newly created child process.</w:t>
      </w:r>
    </w:p>
    <w:p w14:paraId="245ED39B" w14:textId="77777777" w:rsidR="003C37AE" w:rsidRDefault="003C37AE">
      <w:pPr>
        <w:rPr>
          <w:rFonts w:ascii="Verdana" w:eastAsia="Verdana" w:hAnsi="Verdana" w:cs="Verdana"/>
          <w:sz w:val="24"/>
          <w:szCs w:val="24"/>
          <w:highlight w:val="white"/>
        </w:rPr>
      </w:pPr>
    </w:p>
    <w:p w14:paraId="245ED39C" w14:textId="77777777" w:rsidR="003C37AE" w:rsidRDefault="00B74DB4">
      <w:pPr>
        <w:rPr>
          <w:rFonts w:ascii="Verdana" w:eastAsia="Verdana" w:hAnsi="Verdana" w:cs="Verdana"/>
          <w:sz w:val="24"/>
          <w:szCs w:val="24"/>
          <w:highlight w:val="white"/>
        </w:rPr>
      </w:pPr>
      <w:r>
        <w:rPr>
          <w:rFonts w:ascii="Verdana" w:eastAsia="Verdana" w:hAnsi="Verdana" w:cs="Verdana"/>
          <w:sz w:val="24"/>
          <w:szCs w:val="24"/>
          <w:highlight w:val="white"/>
        </w:rPr>
        <w:t xml:space="preserve">For </w:t>
      </w:r>
      <w:proofErr w:type="gramStart"/>
      <w:r>
        <w:rPr>
          <w:rFonts w:ascii="Verdana" w:eastAsia="Verdana" w:hAnsi="Verdana" w:cs="Verdana"/>
          <w:sz w:val="24"/>
          <w:szCs w:val="24"/>
          <w:highlight w:val="white"/>
        </w:rPr>
        <w:t>Example :</w:t>
      </w:r>
      <w:proofErr w:type="gramEnd"/>
      <w:r>
        <w:rPr>
          <w:rFonts w:ascii="Verdana" w:eastAsia="Verdana" w:hAnsi="Verdana" w:cs="Verdana"/>
          <w:sz w:val="24"/>
          <w:szCs w:val="24"/>
          <w:highlight w:val="white"/>
        </w:rPr>
        <w:t xml:space="preserve"> </w:t>
      </w:r>
      <w:r>
        <w:rPr>
          <w:noProof/>
        </w:rPr>
        <w:drawing>
          <wp:anchor distT="114300" distB="114300" distL="114300" distR="114300" simplePos="0" relativeHeight="251659264" behindDoc="1" locked="0" layoutInCell="1" hidden="0" allowOverlap="1" wp14:anchorId="245ED406" wp14:editId="245ED407">
            <wp:simplePos x="0" y="0"/>
            <wp:positionH relativeFrom="column">
              <wp:posOffset>19051</wp:posOffset>
            </wp:positionH>
            <wp:positionV relativeFrom="paragraph">
              <wp:posOffset>232049</wp:posOffset>
            </wp:positionV>
            <wp:extent cx="5731200" cy="2857500"/>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2857500"/>
                    </a:xfrm>
                    <a:prstGeom prst="rect">
                      <a:avLst/>
                    </a:prstGeom>
                    <a:ln/>
                  </pic:spPr>
                </pic:pic>
              </a:graphicData>
            </a:graphic>
          </wp:anchor>
        </w:drawing>
      </w:r>
    </w:p>
    <w:p w14:paraId="245ED39D" w14:textId="77777777" w:rsidR="003C37AE" w:rsidRDefault="003C37AE">
      <w:pPr>
        <w:rPr>
          <w:rFonts w:ascii="Verdana" w:eastAsia="Verdana" w:hAnsi="Verdana" w:cs="Verdana"/>
          <w:sz w:val="24"/>
          <w:szCs w:val="24"/>
          <w:highlight w:val="white"/>
        </w:rPr>
      </w:pPr>
    </w:p>
    <w:p w14:paraId="245ED39E" w14:textId="77777777" w:rsidR="003C37AE" w:rsidRDefault="003C37AE">
      <w:pPr>
        <w:rPr>
          <w:rFonts w:ascii="Verdana" w:eastAsia="Verdana" w:hAnsi="Verdana" w:cs="Verdana"/>
          <w:sz w:val="24"/>
          <w:szCs w:val="24"/>
          <w:highlight w:val="white"/>
        </w:rPr>
      </w:pPr>
    </w:p>
    <w:p w14:paraId="245ED39F" w14:textId="77777777" w:rsidR="003C37AE" w:rsidRDefault="003C37AE">
      <w:pPr>
        <w:rPr>
          <w:rFonts w:ascii="Verdana" w:eastAsia="Verdana" w:hAnsi="Verdana" w:cs="Verdana"/>
          <w:sz w:val="24"/>
          <w:szCs w:val="24"/>
          <w:highlight w:val="white"/>
        </w:rPr>
      </w:pPr>
    </w:p>
    <w:p w14:paraId="245ED3A0" w14:textId="77777777" w:rsidR="003C37AE" w:rsidRDefault="003C37AE">
      <w:pPr>
        <w:rPr>
          <w:rFonts w:ascii="Verdana" w:eastAsia="Verdana" w:hAnsi="Verdana" w:cs="Verdana"/>
          <w:sz w:val="24"/>
          <w:szCs w:val="24"/>
          <w:highlight w:val="white"/>
        </w:rPr>
      </w:pPr>
    </w:p>
    <w:p w14:paraId="245ED3A1" w14:textId="77777777" w:rsidR="003C37AE" w:rsidRDefault="003C37AE">
      <w:pPr>
        <w:rPr>
          <w:rFonts w:ascii="Verdana" w:eastAsia="Verdana" w:hAnsi="Verdana" w:cs="Verdana"/>
          <w:sz w:val="24"/>
          <w:szCs w:val="24"/>
          <w:highlight w:val="white"/>
        </w:rPr>
      </w:pPr>
    </w:p>
    <w:p w14:paraId="245ED3A2" w14:textId="77777777" w:rsidR="003C37AE" w:rsidRDefault="003C37AE">
      <w:pPr>
        <w:rPr>
          <w:rFonts w:ascii="Verdana" w:eastAsia="Verdana" w:hAnsi="Verdana" w:cs="Verdana"/>
          <w:sz w:val="24"/>
          <w:szCs w:val="24"/>
          <w:highlight w:val="white"/>
        </w:rPr>
      </w:pPr>
    </w:p>
    <w:p w14:paraId="245ED3A3" w14:textId="77777777" w:rsidR="003C37AE" w:rsidRDefault="003C37AE">
      <w:pPr>
        <w:rPr>
          <w:rFonts w:ascii="Verdana" w:eastAsia="Verdana" w:hAnsi="Verdana" w:cs="Verdana"/>
          <w:sz w:val="24"/>
          <w:szCs w:val="24"/>
          <w:highlight w:val="white"/>
        </w:rPr>
      </w:pPr>
    </w:p>
    <w:p w14:paraId="245ED3A4" w14:textId="77777777" w:rsidR="003C37AE" w:rsidRDefault="003C37AE">
      <w:pPr>
        <w:rPr>
          <w:rFonts w:ascii="Verdana" w:eastAsia="Verdana" w:hAnsi="Verdana" w:cs="Verdana"/>
          <w:sz w:val="24"/>
          <w:szCs w:val="24"/>
          <w:highlight w:val="white"/>
        </w:rPr>
      </w:pPr>
    </w:p>
    <w:p w14:paraId="245ED3A5" w14:textId="77777777" w:rsidR="003C37AE" w:rsidRDefault="003C37AE">
      <w:pPr>
        <w:rPr>
          <w:rFonts w:ascii="Verdana" w:eastAsia="Verdana" w:hAnsi="Verdana" w:cs="Verdana"/>
          <w:sz w:val="24"/>
          <w:szCs w:val="24"/>
          <w:highlight w:val="white"/>
        </w:rPr>
      </w:pPr>
    </w:p>
    <w:p w14:paraId="245ED3A6" w14:textId="77777777" w:rsidR="003C37AE" w:rsidRDefault="003C37AE">
      <w:pPr>
        <w:rPr>
          <w:rFonts w:ascii="Verdana" w:eastAsia="Verdana" w:hAnsi="Verdana" w:cs="Verdana"/>
          <w:sz w:val="24"/>
          <w:szCs w:val="24"/>
          <w:highlight w:val="white"/>
        </w:rPr>
      </w:pPr>
    </w:p>
    <w:p w14:paraId="245ED3A7" w14:textId="77777777" w:rsidR="003C37AE" w:rsidRDefault="003C37AE">
      <w:pPr>
        <w:rPr>
          <w:rFonts w:ascii="Verdana" w:eastAsia="Verdana" w:hAnsi="Verdana" w:cs="Verdana"/>
          <w:sz w:val="24"/>
          <w:szCs w:val="24"/>
          <w:highlight w:val="white"/>
        </w:rPr>
      </w:pPr>
    </w:p>
    <w:p w14:paraId="245ED3A8" w14:textId="77777777" w:rsidR="003C37AE" w:rsidRDefault="003C37AE">
      <w:pPr>
        <w:rPr>
          <w:rFonts w:ascii="Verdana" w:eastAsia="Verdana" w:hAnsi="Verdana" w:cs="Verdana"/>
          <w:sz w:val="24"/>
          <w:szCs w:val="24"/>
          <w:highlight w:val="white"/>
        </w:rPr>
      </w:pPr>
    </w:p>
    <w:p w14:paraId="245ED3A9" w14:textId="77777777" w:rsidR="003C37AE" w:rsidRDefault="003C37AE">
      <w:pPr>
        <w:rPr>
          <w:rFonts w:ascii="Verdana" w:eastAsia="Verdana" w:hAnsi="Verdana" w:cs="Verdana"/>
          <w:sz w:val="24"/>
          <w:szCs w:val="24"/>
          <w:highlight w:val="white"/>
        </w:rPr>
      </w:pPr>
    </w:p>
    <w:p w14:paraId="245ED3AA" w14:textId="77777777" w:rsidR="003C37AE" w:rsidRDefault="003C37AE">
      <w:pPr>
        <w:rPr>
          <w:rFonts w:ascii="Verdana" w:eastAsia="Verdana" w:hAnsi="Verdana" w:cs="Verdana"/>
          <w:sz w:val="24"/>
          <w:szCs w:val="24"/>
          <w:highlight w:val="white"/>
        </w:rPr>
      </w:pPr>
    </w:p>
    <w:p w14:paraId="245ED3AB" w14:textId="77777777" w:rsidR="003C37AE" w:rsidRDefault="003C37AE">
      <w:pPr>
        <w:rPr>
          <w:rFonts w:ascii="Verdana" w:eastAsia="Verdana" w:hAnsi="Verdana" w:cs="Verdana"/>
          <w:sz w:val="24"/>
          <w:szCs w:val="24"/>
          <w:highlight w:val="white"/>
        </w:rPr>
      </w:pPr>
    </w:p>
    <w:p w14:paraId="245ED3AC" w14:textId="77777777" w:rsidR="003C37AE" w:rsidRDefault="003C37AE">
      <w:pPr>
        <w:rPr>
          <w:rFonts w:ascii="Verdana" w:eastAsia="Verdana" w:hAnsi="Verdana" w:cs="Verdana"/>
          <w:sz w:val="24"/>
          <w:szCs w:val="24"/>
          <w:highlight w:val="white"/>
        </w:rPr>
      </w:pPr>
    </w:p>
    <w:p w14:paraId="245ED3AD" w14:textId="77777777" w:rsidR="003C37AE" w:rsidRDefault="003C37AE">
      <w:pPr>
        <w:rPr>
          <w:rFonts w:ascii="Verdana" w:eastAsia="Verdana" w:hAnsi="Verdana" w:cs="Verdana"/>
          <w:sz w:val="24"/>
          <w:szCs w:val="24"/>
          <w:highlight w:val="white"/>
        </w:rPr>
      </w:pPr>
    </w:p>
    <w:p w14:paraId="245ED3AE" w14:textId="77777777" w:rsidR="003C37AE" w:rsidRDefault="003C37AE">
      <w:pPr>
        <w:rPr>
          <w:rFonts w:ascii="Verdana" w:eastAsia="Verdana" w:hAnsi="Verdana" w:cs="Verdana"/>
          <w:sz w:val="24"/>
          <w:szCs w:val="24"/>
          <w:highlight w:val="white"/>
        </w:rPr>
      </w:pPr>
    </w:p>
    <w:p w14:paraId="245ED3AF" w14:textId="77777777" w:rsidR="003C37AE" w:rsidRDefault="003C37AE">
      <w:pPr>
        <w:rPr>
          <w:rFonts w:ascii="Verdana" w:eastAsia="Verdana" w:hAnsi="Verdana" w:cs="Verdana"/>
          <w:sz w:val="24"/>
          <w:szCs w:val="24"/>
          <w:highlight w:val="white"/>
        </w:rPr>
      </w:pPr>
    </w:p>
    <w:p w14:paraId="245ED3B0" w14:textId="77777777" w:rsidR="003C37AE" w:rsidRDefault="003C37AE">
      <w:pPr>
        <w:rPr>
          <w:rFonts w:ascii="Verdana" w:eastAsia="Verdana" w:hAnsi="Verdana" w:cs="Verdana"/>
          <w:sz w:val="24"/>
          <w:szCs w:val="24"/>
          <w:highlight w:val="white"/>
        </w:rPr>
      </w:pPr>
    </w:p>
    <w:p w14:paraId="245ED3B1" w14:textId="77777777" w:rsidR="003C37AE" w:rsidRDefault="003C37AE">
      <w:pPr>
        <w:rPr>
          <w:rFonts w:ascii="Verdana" w:eastAsia="Verdana" w:hAnsi="Verdana" w:cs="Verdana"/>
          <w:sz w:val="24"/>
          <w:szCs w:val="24"/>
          <w:highlight w:val="white"/>
        </w:rPr>
      </w:pPr>
    </w:p>
    <w:p w14:paraId="245ED3B2" w14:textId="77777777" w:rsidR="003C37AE" w:rsidRDefault="003C37AE">
      <w:pPr>
        <w:rPr>
          <w:rFonts w:ascii="Verdana" w:eastAsia="Verdana" w:hAnsi="Verdana" w:cs="Verdana"/>
          <w:sz w:val="24"/>
          <w:szCs w:val="24"/>
          <w:highlight w:val="white"/>
        </w:rPr>
      </w:pPr>
    </w:p>
    <w:p w14:paraId="245ED3B3" w14:textId="77777777" w:rsidR="003C37AE" w:rsidRDefault="003C37AE">
      <w:pPr>
        <w:rPr>
          <w:rFonts w:ascii="Verdana" w:eastAsia="Verdana" w:hAnsi="Verdana" w:cs="Verdana"/>
          <w:sz w:val="24"/>
          <w:szCs w:val="24"/>
          <w:highlight w:val="white"/>
        </w:rPr>
      </w:pPr>
    </w:p>
    <w:p w14:paraId="245ED3B4" w14:textId="77777777" w:rsidR="003C37AE" w:rsidRDefault="003C37AE">
      <w:pPr>
        <w:rPr>
          <w:rFonts w:ascii="Verdana" w:eastAsia="Verdana" w:hAnsi="Verdana" w:cs="Verdana"/>
          <w:sz w:val="24"/>
          <w:szCs w:val="24"/>
          <w:highlight w:val="white"/>
        </w:rPr>
      </w:pPr>
    </w:p>
    <w:p w14:paraId="245ED3B5" w14:textId="77777777" w:rsidR="003C37AE" w:rsidRDefault="003C37AE">
      <w:pPr>
        <w:rPr>
          <w:rFonts w:ascii="Verdana" w:eastAsia="Verdana" w:hAnsi="Verdana" w:cs="Verdana"/>
          <w:sz w:val="24"/>
          <w:szCs w:val="24"/>
          <w:highlight w:val="white"/>
        </w:rPr>
      </w:pPr>
    </w:p>
    <w:p w14:paraId="245ED3B6" w14:textId="77777777" w:rsidR="003C37AE" w:rsidRDefault="003C37AE">
      <w:pPr>
        <w:rPr>
          <w:rFonts w:ascii="Verdana" w:eastAsia="Verdana" w:hAnsi="Verdana" w:cs="Verdana"/>
          <w:sz w:val="24"/>
          <w:szCs w:val="24"/>
          <w:highlight w:val="white"/>
        </w:rPr>
      </w:pPr>
    </w:p>
    <w:p w14:paraId="245ED3B7" w14:textId="77777777" w:rsidR="003C37AE" w:rsidRDefault="003C37AE">
      <w:pPr>
        <w:rPr>
          <w:rFonts w:ascii="Verdana" w:eastAsia="Verdana" w:hAnsi="Verdana" w:cs="Verdana"/>
          <w:sz w:val="24"/>
          <w:szCs w:val="24"/>
          <w:highlight w:val="white"/>
        </w:rPr>
      </w:pPr>
    </w:p>
    <w:p w14:paraId="245ED3B8" w14:textId="77777777" w:rsidR="003C37AE" w:rsidRDefault="003C37AE">
      <w:pPr>
        <w:rPr>
          <w:rFonts w:ascii="Verdana" w:eastAsia="Verdana" w:hAnsi="Verdana" w:cs="Verdana"/>
          <w:sz w:val="24"/>
          <w:szCs w:val="24"/>
          <w:highlight w:val="white"/>
        </w:rPr>
      </w:pPr>
    </w:p>
    <w:p w14:paraId="245ED3B9" w14:textId="77777777" w:rsidR="003C37AE" w:rsidRDefault="00B74DB4">
      <w:pPr>
        <w:rPr>
          <w:rFonts w:ascii="Verdana" w:eastAsia="Verdana" w:hAnsi="Verdana" w:cs="Verdana"/>
          <w:sz w:val="24"/>
          <w:szCs w:val="24"/>
          <w:highlight w:val="white"/>
        </w:rPr>
      </w:pPr>
      <w:r>
        <w:rPr>
          <w:rFonts w:ascii="Verdana" w:eastAsia="Verdana" w:hAnsi="Verdana" w:cs="Verdana"/>
          <w:sz w:val="24"/>
          <w:szCs w:val="24"/>
          <w:highlight w:val="white"/>
        </w:rPr>
        <w:lastRenderedPageBreak/>
        <w:t>#Now new program to see details of parent and child processes</w:t>
      </w:r>
      <w:r>
        <w:rPr>
          <w:noProof/>
        </w:rPr>
        <w:drawing>
          <wp:anchor distT="114300" distB="114300" distL="114300" distR="114300" simplePos="0" relativeHeight="251660288" behindDoc="1" locked="0" layoutInCell="1" hidden="0" allowOverlap="1" wp14:anchorId="245ED408" wp14:editId="245ED409">
            <wp:simplePos x="0" y="0"/>
            <wp:positionH relativeFrom="column">
              <wp:posOffset>19051</wp:posOffset>
            </wp:positionH>
            <wp:positionV relativeFrom="paragraph">
              <wp:posOffset>232049</wp:posOffset>
            </wp:positionV>
            <wp:extent cx="5731200" cy="38862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886200"/>
                    </a:xfrm>
                    <a:prstGeom prst="rect">
                      <a:avLst/>
                    </a:prstGeom>
                    <a:ln/>
                  </pic:spPr>
                </pic:pic>
              </a:graphicData>
            </a:graphic>
          </wp:anchor>
        </w:drawing>
      </w:r>
    </w:p>
    <w:p w14:paraId="245ED3BA" w14:textId="77777777" w:rsidR="003C37AE" w:rsidRDefault="003C37AE">
      <w:pPr>
        <w:rPr>
          <w:rFonts w:ascii="Verdana" w:eastAsia="Verdana" w:hAnsi="Verdana" w:cs="Verdana"/>
          <w:sz w:val="24"/>
          <w:szCs w:val="24"/>
          <w:highlight w:val="white"/>
        </w:rPr>
      </w:pPr>
    </w:p>
    <w:p w14:paraId="245ED3BB" w14:textId="77777777" w:rsidR="003C37AE" w:rsidRDefault="003C37AE">
      <w:pPr>
        <w:rPr>
          <w:rFonts w:ascii="Verdana" w:eastAsia="Verdana" w:hAnsi="Verdana" w:cs="Verdana"/>
          <w:sz w:val="24"/>
          <w:szCs w:val="24"/>
          <w:highlight w:val="white"/>
        </w:rPr>
      </w:pPr>
    </w:p>
    <w:p w14:paraId="245ED3BC" w14:textId="77777777" w:rsidR="003C37AE" w:rsidRDefault="003C37AE">
      <w:pPr>
        <w:rPr>
          <w:rFonts w:ascii="Verdana" w:eastAsia="Verdana" w:hAnsi="Verdana" w:cs="Verdana"/>
          <w:sz w:val="24"/>
          <w:szCs w:val="24"/>
          <w:highlight w:val="white"/>
        </w:rPr>
      </w:pPr>
    </w:p>
    <w:p w14:paraId="245ED3BD" w14:textId="77777777" w:rsidR="003C37AE" w:rsidRDefault="003C37AE">
      <w:pPr>
        <w:rPr>
          <w:rFonts w:ascii="Verdana" w:eastAsia="Verdana" w:hAnsi="Verdana" w:cs="Verdana"/>
          <w:sz w:val="24"/>
          <w:szCs w:val="24"/>
          <w:highlight w:val="white"/>
        </w:rPr>
      </w:pPr>
    </w:p>
    <w:p w14:paraId="245ED3BE" w14:textId="77777777" w:rsidR="003C37AE" w:rsidRDefault="003C37AE">
      <w:pPr>
        <w:rPr>
          <w:rFonts w:ascii="Verdana" w:eastAsia="Verdana" w:hAnsi="Verdana" w:cs="Verdana"/>
          <w:sz w:val="24"/>
          <w:szCs w:val="24"/>
          <w:highlight w:val="white"/>
        </w:rPr>
      </w:pPr>
    </w:p>
    <w:p w14:paraId="245ED3BF" w14:textId="77777777" w:rsidR="003C37AE" w:rsidRDefault="003C37AE">
      <w:pPr>
        <w:rPr>
          <w:rFonts w:ascii="Verdana" w:eastAsia="Verdana" w:hAnsi="Verdana" w:cs="Verdana"/>
          <w:sz w:val="24"/>
          <w:szCs w:val="24"/>
          <w:highlight w:val="white"/>
        </w:rPr>
      </w:pPr>
    </w:p>
    <w:p w14:paraId="245ED3C0" w14:textId="77777777" w:rsidR="003C37AE" w:rsidRDefault="003C37AE">
      <w:pPr>
        <w:rPr>
          <w:rFonts w:ascii="Verdana" w:eastAsia="Verdana" w:hAnsi="Verdana" w:cs="Verdana"/>
          <w:sz w:val="24"/>
          <w:szCs w:val="24"/>
          <w:highlight w:val="white"/>
        </w:rPr>
      </w:pPr>
    </w:p>
    <w:p w14:paraId="245ED3C1" w14:textId="77777777" w:rsidR="003C37AE" w:rsidRDefault="003C37AE">
      <w:pPr>
        <w:rPr>
          <w:rFonts w:ascii="Verdana" w:eastAsia="Verdana" w:hAnsi="Verdana" w:cs="Verdana"/>
          <w:sz w:val="24"/>
          <w:szCs w:val="24"/>
          <w:highlight w:val="white"/>
        </w:rPr>
      </w:pPr>
    </w:p>
    <w:p w14:paraId="245ED3C2" w14:textId="77777777" w:rsidR="003C37AE" w:rsidRDefault="003C37AE">
      <w:pPr>
        <w:rPr>
          <w:rFonts w:ascii="Verdana" w:eastAsia="Verdana" w:hAnsi="Verdana" w:cs="Verdana"/>
          <w:sz w:val="24"/>
          <w:szCs w:val="24"/>
          <w:highlight w:val="white"/>
        </w:rPr>
      </w:pPr>
    </w:p>
    <w:p w14:paraId="245ED3C3" w14:textId="77777777" w:rsidR="003C37AE" w:rsidRDefault="003C37AE">
      <w:pPr>
        <w:rPr>
          <w:rFonts w:ascii="Verdana" w:eastAsia="Verdana" w:hAnsi="Verdana" w:cs="Verdana"/>
          <w:sz w:val="24"/>
          <w:szCs w:val="24"/>
          <w:highlight w:val="white"/>
        </w:rPr>
      </w:pPr>
    </w:p>
    <w:p w14:paraId="245ED3C4" w14:textId="77777777" w:rsidR="003C37AE" w:rsidRDefault="003C37AE">
      <w:pPr>
        <w:rPr>
          <w:rFonts w:ascii="Verdana" w:eastAsia="Verdana" w:hAnsi="Verdana" w:cs="Verdana"/>
          <w:sz w:val="24"/>
          <w:szCs w:val="24"/>
          <w:highlight w:val="white"/>
        </w:rPr>
      </w:pPr>
    </w:p>
    <w:p w14:paraId="245ED3C5" w14:textId="77777777" w:rsidR="003C37AE" w:rsidRDefault="003C37AE">
      <w:pPr>
        <w:rPr>
          <w:rFonts w:ascii="Verdana" w:eastAsia="Verdana" w:hAnsi="Verdana" w:cs="Verdana"/>
          <w:sz w:val="24"/>
          <w:szCs w:val="24"/>
          <w:highlight w:val="white"/>
        </w:rPr>
      </w:pPr>
    </w:p>
    <w:p w14:paraId="245ED3C6" w14:textId="77777777" w:rsidR="003C37AE" w:rsidRDefault="003C37AE">
      <w:pPr>
        <w:rPr>
          <w:rFonts w:ascii="Verdana" w:eastAsia="Verdana" w:hAnsi="Verdana" w:cs="Verdana"/>
          <w:sz w:val="24"/>
          <w:szCs w:val="24"/>
          <w:highlight w:val="white"/>
        </w:rPr>
      </w:pPr>
    </w:p>
    <w:p w14:paraId="245ED3C7" w14:textId="77777777" w:rsidR="003C37AE" w:rsidRDefault="003C37AE">
      <w:pPr>
        <w:rPr>
          <w:rFonts w:ascii="Verdana" w:eastAsia="Verdana" w:hAnsi="Verdana" w:cs="Verdana"/>
          <w:sz w:val="24"/>
          <w:szCs w:val="24"/>
          <w:highlight w:val="white"/>
        </w:rPr>
      </w:pPr>
    </w:p>
    <w:p w14:paraId="245ED3C8" w14:textId="77777777" w:rsidR="003C37AE" w:rsidRDefault="003C37AE">
      <w:pPr>
        <w:rPr>
          <w:rFonts w:ascii="Verdana" w:eastAsia="Verdana" w:hAnsi="Verdana" w:cs="Verdana"/>
          <w:sz w:val="24"/>
          <w:szCs w:val="24"/>
          <w:highlight w:val="white"/>
        </w:rPr>
      </w:pPr>
    </w:p>
    <w:p w14:paraId="245ED3C9" w14:textId="77777777" w:rsidR="003C37AE" w:rsidRDefault="003C37AE">
      <w:pPr>
        <w:rPr>
          <w:rFonts w:ascii="Verdana" w:eastAsia="Verdana" w:hAnsi="Verdana" w:cs="Verdana"/>
          <w:sz w:val="24"/>
          <w:szCs w:val="24"/>
          <w:highlight w:val="white"/>
        </w:rPr>
      </w:pPr>
    </w:p>
    <w:p w14:paraId="245ED3CA" w14:textId="77777777" w:rsidR="003C37AE" w:rsidRDefault="003C37AE">
      <w:pPr>
        <w:rPr>
          <w:rFonts w:ascii="Verdana" w:eastAsia="Verdana" w:hAnsi="Verdana" w:cs="Verdana"/>
          <w:sz w:val="24"/>
          <w:szCs w:val="24"/>
          <w:highlight w:val="white"/>
        </w:rPr>
      </w:pPr>
    </w:p>
    <w:p w14:paraId="245ED3CB" w14:textId="77777777" w:rsidR="003C37AE" w:rsidRDefault="003C37AE">
      <w:pPr>
        <w:rPr>
          <w:rFonts w:ascii="Verdana" w:eastAsia="Verdana" w:hAnsi="Verdana" w:cs="Verdana"/>
          <w:sz w:val="24"/>
          <w:szCs w:val="24"/>
          <w:highlight w:val="white"/>
        </w:rPr>
      </w:pPr>
    </w:p>
    <w:p w14:paraId="245ED3CC" w14:textId="77777777" w:rsidR="003C37AE" w:rsidRDefault="003C37AE">
      <w:pPr>
        <w:rPr>
          <w:rFonts w:ascii="Verdana" w:eastAsia="Verdana" w:hAnsi="Verdana" w:cs="Verdana"/>
          <w:sz w:val="24"/>
          <w:szCs w:val="24"/>
          <w:highlight w:val="white"/>
        </w:rPr>
      </w:pPr>
    </w:p>
    <w:p w14:paraId="245ED3CD" w14:textId="77777777" w:rsidR="003C37AE" w:rsidRDefault="003C37AE">
      <w:pPr>
        <w:rPr>
          <w:rFonts w:ascii="Verdana" w:eastAsia="Verdana" w:hAnsi="Verdana" w:cs="Verdana"/>
          <w:sz w:val="24"/>
          <w:szCs w:val="24"/>
          <w:highlight w:val="white"/>
        </w:rPr>
      </w:pPr>
    </w:p>
    <w:p w14:paraId="245ED3CE" w14:textId="77777777" w:rsidR="003C37AE" w:rsidRDefault="00B74DB4">
      <w:pPr>
        <w:rPr>
          <w:rFonts w:ascii="Verdana" w:eastAsia="Verdana" w:hAnsi="Verdana" w:cs="Verdana"/>
          <w:sz w:val="24"/>
          <w:szCs w:val="24"/>
          <w:highlight w:val="white"/>
        </w:rPr>
      </w:pPr>
      <w:r>
        <w:rPr>
          <w:noProof/>
        </w:rPr>
        <w:drawing>
          <wp:anchor distT="114300" distB="114300" distL="114300" distR="114300" simplePos="0" relativeHeight="251661312" behindDoc="1" locked="0" layoutInCell="1" hidden="0" allowOverlap="1" wp14:anchorId="245ED40A" wp14:editId="245ED40B">
            <wp:simplePos x="0" y="0"/>
            <wp:positionH relativeFrom="column">
              <wp:posOffset>19051</wp:posOffset>
            </wp:positionH>
            <wp:positionV relativeFrom="paragraph">
              <wp:posOffset>232049</wp:posOffset>
            </wp:positionV>
            <wp:extent cx="5731200" cy="2946400"/>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946400"/>
                    </a:xfrm>
                    <a:prstGeom prst="rect">
                      <a:avLst/>
                    </a:prstGeom>
                    <a:ln/>
                  </pic:spPr>
                </pic:pic>
              </a:graphicData>
            </a:graphic>
          </wp:anchor>
        </w:drawing>
      </w:r>
    </w:p>
    <w:p w14:paraId="245ED3CF" w14:textId="77777777" w:rsidR="003C37AE" w:rsidRDefault="003C37AE">
      <w:pPr>
        <w:rPr>
          <w:rFonts w:ascii="Verdana" w:eastAsia="Verdana" w:hAnsi="Verdana" w:cs="Verdana"/>
          <w:sz w:val="24"/>
          <w:szCs w:val="24"/>
          <w:highlight w:val="white"/>
        </w:rPr>
      </w:pPr>
    </w:p>
    <w:p w14:paraId="245ED3D0" w14:textId="77777777" w:rsidR="003C37AE" w:rsidRDefault="003C37AE">
      <w:pPr>
        <w:rPr>
          <w:rFonts w:ascii="Verdana" w:eastAsia="Verdana" w:hAnsi="Verdana" w:cs="Verdana"/>
          <w:sz w:val="24"/>
          <w:szCs w:val="24"/>
          <w:highlight w:val="white"/>
        </w:rPr>
      </w:pPr>
    </w:p>
    <w:p w14:paraId="245ED3D1" w14:textId="77777777" w:rsidR="003C37AE" w:rsidRDefault="003C37AE">
      <w:pPr>
        <w:rPr>
          <w:rFonts w:ascii="Verdana" w:eastAsia="Verdana" w:hAnsi="Verdana" w:cs="Verdana"/>
          <w:sz w:val="24"/>
          <w:szCs w:val="24"/>
          <w:highlight w:val="white"/>
        </w:rPr>
      </w:pPr>
    </w:p>
    <w:p w14:paraId="245ED3D2" w14:textId="77777777" w:rsidR="003C37AE" w:rsidRDefault="003C37AE">
      <w:pPr>
        <w:rPr>
          <w:rFonts w:ascii="Verdana" w:eastAsia="Verdana" w:hAnsi="Verdana" w:cs="Verdana"/>
          <w:sz w:val="24"/>
          <w:szCs w:val="24"/>
          <w:highlight w:val="white"/>
        </w:rPr>
      </w:pPr>
    </w:p>
    <w:p w14:paraId="245ED3D3" w14:textId="77777777" w:rsidR="003C37AE" w:rsidRDefault="003C37AE">
      <w:pPr>
        <w:rPr>
          <w:rFonts w:ascii="Verdana" w:eastAsia="Verdana" w:hAnsi="Verdana" w:cs="Verdana"/>
          <w:sz w:val="24"/>
          <w:szCs w:val="24"/>
          <w:highlight w:val="white"/>
        </w:rPr>
      </w:pPr>
    </w:p>
    <w:p w14:paraId="245ED3D4" w14:textId="77777777" w:rsidR="003C37AE" w:rsidRDefault="003C37AE">
      <w:pPr>
        <w:rPr>
          <w:rFonts w:ascii="Verdana" w:eastAsia="Verdana" w:hAnsi="Verdana" w:cs="Verdana"/>
          <w:sz w:val="24"/>
          <w:szCs w:val="24"/>
          <w:highlight w:val="white"/>
        </w:rPr>
      </w:pPr>
    </w:p>
    <w:p w14:paraId="245ED3D5" w14:textId="77777777" w:rsidR="003C37AE" w:rsidRDefault="003C37AE">
      <w:pPr>
        <w:rPr>
          <w:rFonts w:ascii="Verdana" w:eastAsia="Verdana" w:hAnsi="Verdana" w:cs="Verdana"/>
          <w:sz w:val="24"/>
          <w:szCs w:val="24"/>
          <w:highlight w:val="white"/>
        </w:rPr>
      </w:pPr>
    </w:p>
    <w:p w14:paraId="245ED3D6" w14:textId="77777777" w:rsidR="003C37AE" w:rsidRDefault="003C37AE">
      <w:pPr>
        <w:rPr>
          <w:rFonts w:ascii="Verdana" w:eastAsia="Verdana" w:hAnsi="Verdana" w:cs="Verdana"/>
          <w:sz w:val="24"/>
          <w:szCs w:val="24"/>
          <w:highlight w:val="white"/>
        </w:rPr>
      </w:pPr>
    </w:p>
    <w:p w14:paraId="245ED3D7" w14:textId="77777777" w:rsidR="003C37AE" w:rsidRDefault="003C37AE">
      <w:pPr>
        <w:rPr>
          <w:rFonts w:ascii="Verdana" w:eastAsia="Verdana" w:hAnsi="Verdana" w:cs="Verdana"/>
          <w:sz w:val="24"/>
          <w:szCs w:val="24"/>
          <w:highlight w:val="white"/>
        </w:rPr>
      </w:pPr>
    </w:p>
    <w:p w14:paraId="245ED3D8" w14:textId="77777777" w:rsidR="003C37AE" w:rsidRDefault="003C37AE">
      <w:pPr>
        <w:rPr>
          <w:rFonts w:ascii="Verdana" w:eastAsia="Verdana" w:hAnsi="Verdana" w:cs="Verdana"/>
          <w:sz w:val="24"/>
          <w:szCs w:val="24"/>
          <w:highlight w:val="white"/>
        </w:rPr>
      </w:pPr>
    </w:p>
    <w:p w14:paraId="245ED3D9" w14:textId="77777777" w:rsidR="003C37AE" w:rsidRDefault="003C37AE">
      <w:pPr>
        <w:rPr>
          <w:rFonts w:ascii="Verdana" w:eastAsia="Verdana" w:hAnsi="Verdana" w:cs="Verdana"/>
          <w:sz w:val="24"/>
          <w:szCs w:val="24"/>
          <w:highlight w:val="white"/>
        </w:rPr>
      </w:pPr>
    </w:p>
    <w:p w14:paraId="245ED3DA" w14:textId="77777777" w:rsidR="003C37AE" w:rsidRDefault="003C37AE">
      <w:pPr>
        <w:rPr>
          <w:rFonts w:ascii="Verdana" w:eastAsia="Verdana" w:hAnsi="Verdana" w:cs="Verdana"/>
          <w:sz w:val="24"/>
          <w:szCs w:val="24"/>
          <w:highlight w:val="white"/>
        </w:rPr>
      </w:pPr>
    </w:p>
    <w:p w14:paraId="245ED3DB" w14:textId="77777777" w:rsidR="003C37AE" w:rsidRDefault="003C37AE">
      <w:pPr>
        <w:rPr>
          <w:rFonts w:ascii="Verdana" w:eastAsia="Verdana" w:hAnsi="Verdana" w:cs="Verdana"/>
          <w:sz w:val="24"/>
          <w:szCs w:val="24"/>
          <w:highlight w:val="white"/>
        </w:rPr>
      </w:pPr>
    </w:p>
    <w:p w14:paraId="245ED3DC" w14:textId="77777777" w:rsidR="003C37AE" w:rsidRDefault="003C37AE">
      <w:pPr>
        <w:rPr>
          <w:rFonts w:ascii="Verdana" w:eastAsia="Verdana" w:hAnsi="Verdana" w:cs="Verdana"/>
          <w:sz w:val="24"/>
          <w:szCs w:val="24"/>
          <w:highlight w:val="white"/>
        </w:rPr>
      </w:pPr>
    </w:p>
    <w:p w14:paraId="245ED3DD" w14:textId="77777777" w:rsidR="003C37AE" w:rsidRDefault="00B74DB4">
      <w:pPr>
        <w:rPr>
          <w:ins w:id="0" w:author="Utkarsh Dubey" w:date="2024-08-20T13:50:00Z"/>
          <w:rFonts w:ascii="Verdana" w:eastAsia="Verdana" w:hAnsi="Verdana" w:cs="Verdana"/>
          <w:sz w:val="24"/>
          <w:szCs w:val="24"/>
          <w:highlight w:val="white"/>
        </w:rPr>
      </w:pPr>
      <w:ins w:id="1" w:author="Utkarsh Dubey" w:date="2024-08-20T13:51:00Z">
        <w:r>
          <w:rPr>
            <w:rFonts w:ascii="Verdana" w:eastAsia="Verdana" w:hAnsi="Verdana" w:cs="Verdana"/>
            <w:sz w:val="24"/>
            <w:szCs w:val="24"/>
            <w:highlight w:val="white"/>
          </w:rPr>
          <w:t>#</w:t>
        </w:r>
      </w:ins>
      <w:r>
        <w:rPr>
          <w:rFonts w:ascii="Verdana" w:eastAsia="Verdana" w:hAnsi="Verdana" w:cs="Verdana"/>
          <w:sz w:val="24"/>
          <w:szCs w:val="24"/>
          <w:highlight w:val="white"/>
        </w:rPr>
        <w:t xml:space="preserve">Sleep (system call): </w:t>
      </w:r>
      <w:ins w:id="2" w:author="Utkarsh Dubey" w:date="2024-08-20T13:50:00Z">
        <w:r>
          <w:rPr>
            <w:rFonts w:ascii="Verdana" w:eastAsia="Verdana" w:hAnsi="Verdana" w:cs="Verdana"/>
            <w:sz w:val="24"/>
            <w:szCs w:val="24"/>
            <w:highlight w:val="white"/>
          </w:rPr>
          <w:t xml:space="preserve">The sleep system call is used to pause the execution of a program for a specified amount of time.  </w:t>
        </w:r>
      </w:ins>
    </w:p>
    <w:p w14:paraId="245ED3DE" w14:textId="77777777" w:rsidR="003C37AE" w:rsidRDefault="003C37AE">
      <w:pPr>
        <w:rPr>
          <w:ins w:id="3" w:author="Utkarsh Dubey" w:date="2024-08-20T13:50:00Z"/>
          <w:rFonts w:ascii="Verdana" w:eastAsia="Verdana" w:hAnsi="Verdana" w:cs="Verdana"/>
          <w:sz w:val="24"/>
          <w:szCs w:val="24"/>
          <w:highlight w:val="white"/>
        </w:rPr>
      </w:pPr>
    </w:p>
    <w:p w14:paraId="245ED3DF" w14:textId="77777777" w:rsidR="003C37AE" w:rsidRDefault="00B74DB4">
      <w:pPr>
        <w:rPr>
          <w:ins w:id="4" w:author="Utkarsh Dubey" w:date="2024-08-20T13:50:00Z"/>
          <w:rFonts w:ascii="Verdana" w:eastAsia="Verdana" w:hAnsi="Verdana" w:cs="Verdana"/>
          <w:sz w:val="24"/>
          <w:szCs w:val="24"/>
          <w:highlight w:val="white"/>
        </w:rPr>
      </w:pPr>
      <w:ins w:id="5" w:author="Utkarsh Dubey" w:date="2024-08-20T13:50:00Z">
        <w:r>
          <w:rPr>
            <w:rFonts w:ascii="Verdana" w:eastAsia="Verdana" w:hAnsi="Verdana" w:cs="Verdana"/>
            <w:sz w:val="24"/>
            <w:szCs w:val="24"/>
            <w:highlight w:val="white"/>
          </w:rPr>
          <w:lastRenderedPageBreak/>
          <w:t>#</w:t>
        </w:r>
        <w:proofErr w:type="gramStart"/>
        <w:r>
          <w:rPr>
            <w:rFonts w:ascii="Verdana" w:eastAsia="Verdana" w:hAnsi="Verdana" w:cs="Verdana"/>
            <w:sz w:val="24"/>
            <w:szCs w:val="24"/>
            <w:highlight w:val="white"/>
          </w:rPr>
          <w:t>exit(</w:t>
        </w:r>
        <w:proofErr w:type="gramEnd"/>
        <w:r>
          <w:rPr>
            <w:rFonts w:ascii="Verdana" w:eastAsia="Verdana" w:hAnsi="Verdana" w:cs="Verdana"/>
            <w:sz w:val="24"/>
            <w:szCs w:val="24"/>
            <w:highlight w:val="white"/>
          </w:rPr>
          <w:t>) does some cleanup before returning the control back to the kernel, while the _exit() (or _Exit()) would return the control back to the kernel immediately.</w:t>
        </w:r>
      </w:ins>
    </w:p>
    <w:p w14:paraId="245ED3E0" w14:textId="77777777" w:rsidR="003C37AE" w:rsidRDefault="00B74DB4">
      <w:pPr>
        <w:rPr>
          <w:ins w:id="6" w:author="Utkarsh Dubey" w:date="2024-08-20T13:50:00Z"/>
          <w:rFonts w:ascii="Verdana" w:eastAsia="Verdana" w:hAnsi="Verdana" w:cs="Verdana"/>
          <w:sz w:val="24"/>
          <w:szCs w:val="24"/>
          <w:highlight w:val="white"/>
        </w:rPr>
      </w:pPr>
      <w:ins w:id="7" w:author="Utkarsh Dubey" w:date="2024-08-20T13:50:00Z">
        <w:r>
          <w:rPr>
            <w:noProof/>
          </w:rPr>
          <w:drawing>
            <wp:anchor distT="114300" distB="114300" distL="114300" distR="114300" simplePos="0" relativeHeight="251662336" behindDoc="1" locked="0" layoutInCell="1" hidden="0" allowOverlap="1" wp14:anchorId="245ED40C" wp14:editId="245ED40D">
              <wp:simplePos x="0" y="0"/>
              <wp:positionH relativeFrom="column">
                <wp:posOffset>19051</wp:posOffset>
              </wp:positionH>
              <wp:positionV relativeFrom="paragraph">
                <wp:posOffset>232049</wp:posOffset>
              </wp:positionV>
              <wp:extent cx="5731200" cy="2374900"/>
              <wp:effectExtent l="0" t="0" r="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2374900"/>
                      </a:xfrm>
                      <a:prstGeom prst="rect">
                        <a:avLst/>
                      </a:prstGeom>
                      <a:ln/>
                    </pic:spPr>
                  </pic:pic>
                </a:graphicData>
              </a:graphic>
            </wp:anchor>
          </w:drawing>
        </w:r>
      </w:ins>
    </w:p>
    <w:p w14:paraId="245ED3E1" w14:textId="77777777" w:rsidR="003C37AE" w:rsidRDefault="003C37AE">
      <w:pPr>
        <w:rPr>
          <w:ins w:id="8" w:author="Utkarsh Dubey" w:date="2024-08-20T13:50:00Z"/>
          <w:rFonts w:ascii="Verdana" w:eastAsia="Verdana" w:hAnsi="Verdana" w:cs="Verdana"/>
          <w:sz w:val="24"/>
          <w:szCs w:val="24"/>
          <w:highlight w:val="white"/>
        </w:rPr>
      </w:pPr>
    </w:p>
    <w:p w14:paraId="245ED3E2" w14:textId="77777777" w:rsidR="003C37AE" w:rsidRDefault="003C37AE">
      <w:pPr>
        <w:rPr>
          <w:ins w:id="9" w:author="Utkarsh Dubey" w:date="2024-08-20T13:50:00Z"/>
          <w:rFonts w:ascii="Verdana" w:eastAsia="Verdana" w:hAnsi="Verdana" w:cs="Verdana"/>
          <w:sz w:val="24"/>
          <w:szCs w:val="24"/>
          <w:highlight w:val="white"/>
        </w:rPr>
      </w:pPr>
    </w:p>
    <w:p w14:paraId="245ED3E3" w14:textId="77777777" w:rsidR="003C37AE" w:rsidRDefault="003C37AE">
      <w:pPr>
        <w:rPr>
          <w:ins w:id="10" w:author="Utkarsh Dubey" w:date="2024-08-20T13:50:00Z"/>
          <w:rFonts w:ascii="Verdana" w:eastAsia="Verdana" w:hAnsi="Verdana" w:cs="Verdana"/>
          <w:sz w:val="24"/>
          <w:szCs w:val="24"/>
          <w:highlight w:val="white"/>
        </w:rPr>
      </w:pPr>
    </w:p>
    <w:p w14:paraId="245ED3E4" w14:textId="77777777" w:rsidR="003C37AE" w:rsidRDefault="003C37AE">
      <w:pPr>
        <w:rPr>
          <w:ins w:id="11" w:author="Utkarsh Dubey" w:date="2024-08-20T13:50:00Z"/>
          <w:rFonts w:ascii="Verdana" w:eastAsia="Verdana" w:hAnsi="Verdana" w:cs="Verdana"/>
          <w:sz w:val="24"/>
          <w:szCs w:val="24"/>
          <w:highlight w:val="white"/>
        </w:rPr>
      </w:pPr>
    </w:p>
    <w:p w14:paraId="245ED3E5" w14:textId="77777777" w:rsidR="003C37AE" w:rsidRDefault="003C37AE">
      <w:pPr>
        <w:rPr>
          <w:ins w:id="12" w:author="Utkarsh Dubey" w:date="2024-08-20T13:50:00Z"/>
          <w:rFonts w:ascii="Verdana" w:eastAsia="Verdana" w:hAnsi="Verdana" w:cs="Verdana"/>
          <w:sz w:val="24"/>
          <w:szCs w:val="24"/>
          <w:highlight w:val="white"/>
        </w:rPr>
      </w:pPr>
    </w:p>
    <w:p w14:paraId="245ED3E6" w14:textId="77777777" w:rsidR="003C37AE" w:rsidRDefault="003C37AE">
      <w:pPr>
        <w:rPr>
          <w:ins w:id="13" w:author="Utkarsh Dubey" w:date="2024-08-20T13:50:00Z"/>
          <w:rFonts w:ascii="Verdana" w:eastAsia="Verdana" w:hAnsi="Verdana" w:cs="Verdana"/>
          <w:sz w:val="24"/>
          <w:szCs w:val="24"/>
          <w:highlight w:val="white"/>
        </w:rPr>
      </w:pPr>
    </w:p>
    <w:p w14:paraId="245ED3E7" w14:textId="77777777" w:rsidR="003C37AE" w:rsidRDefault="003C37AE">
      <w:pPr>
        <w:rPr>
          <w:ins w:id="14" w:author="Utkarsh Dubey" w:date="2024-08-20T13:50:00Z"/>
          <w:rFonts w:ascii="Verdana" w:eastAsia="Verdana" w:hAnsi="Verdana" w:cs="Verdana"/>
          <w:sz w:val="24"/>
          <w:szCs w:val="24"/>
          <w:highlight w:val="white"/>
        </w:rPr>
      </w:pPr>
    </w:p>
    <w:p w14:paraId="245ED3E8" w14:textId="77777777" w:rsidR="003C37AE" w:rsidRDefault="003C37AE">
      <w:pPr>
        <w:rPr>
          <w:ins w:id="15" w:author="Utkarsh Dubey" w:date="2024-08-20T13:50:00Z"/>
          <w:rFonts w:ascii="Verdana" w:eastAsia="Verdana" w:hAnsi="Verdana" w:cs="Verdana"/>
          <w:sz w:val="24"/>
          <w:szCs w:val="24"/>
          <w:highlight w:val="white"/>
        </w:rPr>
      </w:pPr>
    </w:p>
    <w:p w14:paraId="245ED3E9" w14:textId="77777777" w:rsidR="003C37AE" w:rsidRDefault="003C37AE">
      <w:pPr>
        <w:rPr>
          <w:ins w:id="16" w:author="Utkarsh Dubey" w:date="2024-08-20T13:50:00Z"/>
          <w:rFonts w:ascii="Verdana" w:eastAsia="Verdana" w:hAnsi="Verdana" w:cs="Verdana"/>
          <w:sz w:val="24"/>
          <w:szCs w:val="24"/>
          <w:highlight w:val="white"/>
        </w:rPr>
      </w:pPr>
    </w:p>
    <w:p w14:paraId="245ED3EA" w14:textId="77777777" w:rsidR="003C37AE" w:rsidRDefault="003C37AE">
      <w:pPr>
        <w:rPr>
          <w:ins w:id="17" w:author="Utkarsh Dubey" w:date="2024-08-20T13:50:00Z"/>
          <w:rFonts w:ascii="Verdana" w:eastAsia="Verdana" w:hAnsi="Verdana" w:cs="Verdana"/>
          <w:sz w:val="24"/>
          <w:szCs w:val="24"/>
          <w:highlight w:val="white"/>
        </w:rPr>
      </w:pPr>
    </w:p>
    <w:p w14:paraId="245ED3EB" w14:textId="77777777" w:rsidR="003C37AE" w:rsidRDefault="003C37AE">
      <w:pPr>
        <w:rPr>
          <w:ins w:id="18" w:author="Utkarsh Dubey" w:date="2024-08-20T13:50:00Z"/>
          <w:rFonts w:ascii="Verdana" w:eastAsia="Verdana" w:hAnsi="Verdana" w:cs="Verdana"/>
          <w:sz w:val="24"/>
          <w:szCs w:val="24"/>
          <w:highlight w:val="white"/>
        </w:rPr>
      </w:pPr>
    </w:p>
    <w:p w14:paraId="245ED3EC" w14:textId="77777777" w:rsidR="003C37AE" w:rsidRDefault="003C37AE">
      <w:pPr>
        <w:rPr>
          <w:ins w:id="19" w:author="Utkarsh Dubey" w:date="2024-08-20T13:50:00Z"/>
          <w:rFonts w:ascii="Verdana" w:eastAsia="Verdana" w:hAnsi="Verdana" w:cs="Verdana"/>
          <w:sz w:val="24"/>
          <w:szCs w:val="24"/>
          <w:highlight w:val="white"/>
        </w:rPr>
      </w:pPr>
    </w:p>
    <w:p w14:paraId="245ED3ED" w14:textId="77777777" w:rsidR="003C37AE" w:rsidRDefault="003C37AE">
      <w:pPr>
        <w:rPr>
          <w:ins w:id="20" w:author="Utkarsh Dubey" w:date="2024-08-20T13:50:00Z"/>
          <w:rFonts w:ascii="Verdana" w:eastAsia="Verdana" w:hAnsi="Verdana" w:cs="Verdana"/>
          <w:sz w:val="24"/>
          <w:szCs w:val="24"/>
          <w:highlight w:val="white"/>
        </w:rPr>
      </w:pPr>
    </w:p>
    <w:p w14:paraId="245ED3EE" w14:textId="77777777" w:rsidR="003C37AE" w:rsidRDefault="003C37AE">
      <w:pPr>
        <w:rPr>
          <w:ins w:id="21" w:author="Utkarsh Dubey" w:date="2024-08-20T13:50:00Z"/>
          <w:rFonts w:ascii="Verdana" w:eastAsia="Verdana" w:hAnsi="Verdana" w:cs="Verdana"/>
          <w:sz w:val="24"/>
          <w:szCs w:val="24"/>
          <w:highlight w:val="white"/>
        </w:rPr>
      </w:pPr>
    </w:p>
    <w:p w14:paraId="245ED3EF" w14:textId="77777777" w:rsidR="003C37AE" w:rsidRDefault="00B74DB4">
      <w:pPr>
        <w:rPr>
          <w:ins w:id="22" w:author="Utkarsh Dubey" w:date="2024-08-20T13:50:00Z"/>
          <w:rFonts w:ascii="Verdana" w:eastAsia="Verdana" w:hAnsi="Verdana" w:cs="Verdana"/>
          <w:sz w:val="24"/>
          <w:szCs w:val="24"/>
          <w:highlight w:val="white"/>
        </w:rPr>
      </w:pPr>
      <w:ins w:id="23" w:author="Utkarsh Dubey" w:date="2024-08-20T13:50:00Z">
        <w:r>
          <w:rPr>
            <w:rFonts w:ascii="Verdana" w:eastAsia="Verdana" w:hAnsi="Verdana" w:cs="Verdana"/>
            <w:sz w:val="24"/>
            <w:szCs w:val="24"/>
            <w:highlight w:val="white"/>
          </w:rPr>
          <w:t>Output:</w:t>
        </w:r>
        <w:r>
          <w:rPr>
            <w:noProof/>
          </w:rPr>
          <w:drawing>
            <wp:anchor distT="114300" distB="114300" distL="114300" distR="114300" simplePos="0" relativeHeight="251663360" behindDoc="1" locked="0" layoutInCell="1" hidden="0" allowOverlap="1" wp14:anchorId="245ED40E" wp14:editId="245ED40F">
              <wp:simplePos x="0" y="0"/>
              <wp:positionH relativeFrom="column">
                <wp:posOffset>19051</wp:posOffset>
              </wp:positionH>
              <wp:positionV relativeFrom="paragraph">
                <wp:posOffset>232049</wp:posOffset>
              </wp:positionV>
              <wp:extent cx="5524500" cy="1876425"/>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24500" cy="1876425"/>
                      </a:xfrm>
                      <a:prstGeom prst="rect">
                        <a:avLst/>
                      </a:prstGeom>
                      <a:ln/>
                    </pic:spPr>
                  </pic:pic>
                </a:graphicData>
              </a:graphic>
            </wp:anchor>
          </w:drawing>
        </w:r>
      </w:ins>
    </w:p>
    <w:p w14:paraId="245ED3F0" w14:textId="77777777" w:rsidR="003C37AE" w:rsidRDefault="003C37AE">
      <w:pPr>
        <w:rPr>
          <w:ins w:id="24" w:author="Utkarsh Dubey" w:date="2024-08-20T13:50:00Z"/>
          <w:rFonts w:ascii="Verdana" w:eastAsia="Verdana" w:hAnsi="Verdana" w:cs="Verdana"/>
          <w:sz w:val="24"/>
          <w:szCs w:val="24"/>
          <w:highlight w:val="white"/>
        </w:rPr>
      </w:pPr>
    </w:p>
    <w:p w14:paraId="245ED3F1" w14:textId="77777777" w:rsidR="003C37AE" w:rsidRDefault="003C37AE">
      <w:pPr>
        <w:rPr>
          <w:ins w:id="25" w:author="Utkarsh Dubey" w:date="2024-08-20T13:50:00Z"/>
          <w:rFonts w:ascii="Verdana" w:eastAsia="Verdana" w:hAnsi="Verdana" w:cs="Verdana"/>
          <w:sz w:val="24"/>
          <w:szCs w:val="24"/>
          <w:highlight w:val="white"/>
        </w:rPr>
      </w:pPr>
    </w:p>
    <w:p w14:paraId="245ED3F2" w14:textId="77777777" w:rsidR="003C37AE" w:rsidRDefault="003C37AE">
      <w:pPr>
        <w:rPr>
          <w:ins w:id="26" w:author="Utkarsh Dubey" w:date="2024-08-20T13:50:00Z"/>
          <w:rFonts w:ascii="Verdana" w:eastAsia="Verdana" w:hAnsi="Verdana" w:cs="Verdana"/>
          <w:sz w:val="24"/>
          <w:szCs w:val="24"/>
          <w:highlight w:val="white"/>
        </w:rPr>
      </w:pPr>
    </w:p>
    <w:p w14:paraId="245ED3F3" w14:textId="77777777" w:rsidR="003C37AE" w:rsidRDefault="003C37AE">
      <w:pPr>
        <w:rPr>
          <w:ins w:id="27" w:author="Utkarsh Dubey" w:date="2024-08-20T13:50:00Z"/>
          <w:rFonts w:ascii="Verdana" w:eastAsia="Verdana" w:hAnsi="Verdana" w:cs="Verdana"/>
          <w:sz w:val="24"/>
          <w:szCs w:val="24"/>
          <w:highlight w:val="white"/>
        </w:rPr>
      </w:pPr>
    </w:p>
    <w:p w14:paraId="245ED3F4" w14:textId="77777777" w:rsidR="003C37AE" w:rsidRDefault="003C37AE">
      <w:pPr>
        <w:rPr>
          <w:ins w:id="28" w:author="Utkarsh Dubey" w:date="2024-08-20T13:50:00Z"/>
          <w:rFonts w:ascii="Verdana" w:eastAsia="Verdana" w:hAnsi="Verdana" w:cs="Verdana"/>
          <w:sz w:val="24"/>
          <w:szCs w:val="24"/>
          <w:highlight w:val="white"/>
        </w:rPr>
      </w:pPr>
    </w:p>
    <w:p w14:paraId="245ED3F5" w14:textId="77777777" w:rsidR="003C37AE" w:rsidRDefault="003C37AE">
      <w:pPr>
        <w:rPr>
          <w:ins w:id="29" w:author="Utkarsh Dubey" w:date="2024-08-20T13:50:00Z"/>
          <w:rFonts w:ascii="Verdana" w:eastAsia="Verdana" w:hAnsi="Verdana" w:cs="Verdana"/>
          <w:sz w:val="24"/>
          <w:szCs w:val="24"/>
          <w:highlight w:val="white"/>
        </w:rPr>
      </w:pPr>
    </w:p>
    <w:p w14:paraId="245ED3F6" w14:textId="77777777" w:rsidR="003C37AE" w:rsidRDefault="003C37AE">
      <w:pPr>
        <w:rPr>
          <w:ins w:id="30" w:author="Utkarsh Dubey" w:date="2024-08-20T13:50:00Z"/>
          <w:rFonts w:ascii="Verdana" w:eastAsia="Verdana" w:hAnsi="Verdana" w:cs="Verdana"/>
          <w:sz w:val="24"/>
          <w:szCs w:val="24"/>
          <w:highlight w:val="white"/>
        </w:rPr>
      </w:pPr>
    </w:p>
    <w:p w14:paraId="245ED3F7" w14:textId="77777777" w:rsidR="003C37AE" w:rsidRDefault="003C37AE">
      <w:pPr>
        <w:rPr>
          <w:ins w:id="31" w:author="Utkarsh Dubey" w:date="2024-08-20T13:50:00Z"/>
          <w:rFonts w:ascii="Verdana" w:eastAsia="Verdana" w:hAnsi="Verdana" w:cs="Verdana"/>
          <w:sz w:val="24"/>
          <w:szCs w:val="24"/>
          <w:highlight w:val="white"/>
        </w:rPr>
      </w:pPr>
    </w:p>
    <w:p w14:paraId="245ED3F8" w14:textId="77777777" w:rsidR="003C37AE" w:rsidRDefault="003C37AE">
      <w:pPr>
        <w:rPr>
          <w:ins w:id="32" w:author="Utkarsh Dubey" w:date="2024-08-20T13:50:00Z"/>
          <w:rFonts w:ascii="Verdana" w:eastAsia="Verdana" w:hAnsi="Verdana" w:cs="Verdana"/>
          <w:sz w:val="24"/>
          <w:szCs w:val="24"/>
          <w:highlight w:val="white"/>
        </w:rPr>
      </w:pPr>
    </w:p>
    <w:p w14:paraId="245ED3F9" w14:textId="77777777" w:rsidR="003C37AE" w:rsidRDefault="003C37AE">
      <w:pPr>
        <w:rPr>
          <w:ins w:id="33" w:author="Utkarsh Dubey" w:date="2024-08-20T13:50:00Z"/>
          <w:rFonts w:ascii="Verdana" w:eastAsia="Verdana" w:hAnsi="Verdana" w:cs="Verdana"/>
          <w:sz w:val="24"/>
          <w:szCs w:val="24"/>
          <w:highlight w:val="white"/>
        </w:rPr>
      </w:pPr>
    </w:p>
    <w:p w14:paraId="245ED3FA" w14:textId="77777777" w:rsidR="003C37AE" w:rsidRDefault="003C37AE">
      <w:pPr>
        <w:rPr>
          <w:ins w:id="34" w:author="Utkarsh Dubey" w:date="2024-08-20T13:50:00Z"/>
          <w:rFonts w:ascii="Verdana" w:eastAsia="Verdana" w:hAnsi="Verdana" w:cs="Verdana"/>
          <w:sz w:val="24"/>
          <w:szCs w:val="24"/>
          <w:highlight w:val="white"/>
        </w:rPr>
      </w:pPr>
    </w:p>
    <w:p w14:paraId="245ED3FB" w14:textId="77777777" w:rsidR="003C37AE" w:rsidRDefault="003C37AE">
      <w:pPr>
        <w:rPr>
          <w:ins w:id="35" w:author="Utkarsh Dubey" w:date="2024-08-20T13:50:00Z"/>
          <w:rFonts w:ascii="Verdana" w:eastAsia="Verdana" w:hAnsi="Verdana" w:cs="Verdana"/>
          <w:sz w:val="24"/>
          <w:szCs w:val="24"/>
          <w:highlight w:val="white"/>
        </w:rPr>
      </w:pPr>
    </w:p>
    <w:p w14:paraId="245ED3FC" w14:textId="77777777" w:rsidR="003C37AE" w:rsidRDefault="003C37AE">
      <w:pPr>
        <w:rPr>
          <w:ins w:id="36" w:author="Utkarsh Dubey" w:date="2024-08-20T13:50:00Z"/>
          <w:rFonts w:ascii="Verdana" w:eastAsia="Verdana" w:hAnsi="Verdana" w:cs="Verdana"/>
          <w:sz w:val="24"/>
          <w:szCs w:val="24"/>
          <w:highlight w:val="white"/>
        </w:rPr>
      </w:pPr>
    </w:p>
    <w:p w14:paraId="245ED3FD" w14:textId="77777777" w:rsidR="003C37AE" w:rsidRDefault="00B74DB4">
      <w:pPr>
        <w:rPr>
          <w:ins w:id="37" w:author="Utkarsh Dubey" w:date="2024-08-20T13:50:00Z"/>
          <w:rFonts w:ascii="Verdana" w:eastAsia="Verdana" w:hAnsi="Verdana" w:cs="Verdana"/>
          <w:sz w:val="24"/>
          <w:szCs w:val="24"/>
          <w:highlight w:val="white"/>
        </w:rPr>
      </w:pPr>
      <w:proofErr w:type="gramStart"/>
      <w:ins w:id="38" w:author="Utkarsh Dubey" w:date="2024-08-20T13:50:00Z">
        <w:r>
          <w:rPr>
            <w:rFonts w:ascii="Verdana" w:eastAsia="Verdana" w:hAnsi="Verdana" w:cs="Verdana"/>
            <w:sz w:val="24"/>
            <w:szCs w:val="24"/>
            <w:highlight w:val="white"/>
          </w:rPr>
          <w:t>Signal :</w:t>
        </w:r>
        <w:proofErr w:type="gramEnd"/>
        <w:r>
          <w:rPr>
            <w:rFonts w:ascii="Verdana" w:eastAsia="Verdana" w:hAnsi="Verdana" w:cs="Verdana"/>
            <w:sz w:val="24"/>
            <w:szCs w:val="24"/>
            <w:highlight w:val="white"/>
          </w:rPr>
          <w:t xml:space="preserve"> It takes two arguments: a reference to a signal handler code and a signal number (one of those </w:t>
        </w:r>
        <w:proofErr w:type="spellStart"/>
        <w:r>
          <w:rPr>
            <w:rFonts w:ascii="Verdana" w:eastAsia="Verdana" w:hAnsi="Verdana" w:cs="Verdana"/>
            <w:sz w:val="24"/>
            <w:szCs w:val="24"/>
            <w:highlight w:val="white"/>
          </w:rPr>
          <w:t>SIGsomethings</w:t>
        </w:r>
        <w:proofErr w:type="spellEnd"/>
        <w:r>
          <w:rPr>
            <w:rFonts w:ascii="Verdana" w:eastAsia="Verdana" w:hAnsi="Verdana" w:cs="Verdana"/>
            <w:sz w:val="24"/>
            <w:szCs w:val="24"/>
            <w:highlight w:val="white"/>
          </w:rPr>
          <w:t>). A single integer input representing a sent signal number is taken by the signal handler function, which returns void. In this manner, you can apply the same signal handler function to numerous signals.</w:t>
        </w:r>
      </w:ins>
    </w:p>
    <w:p w14:paraId="245ED3FE" w14:textId="77777777" w:rsidR="003C37AE" w:rsidRDefault="003C37AE">
      <w:pPr>
        <w:rPr>
          <w:ins w:id="39" w:author="Utkarsh Dubey" w:date="2024-08-20T13:50:00Z"/>
          <w:rFonts w:ascii="Verdana" w:eastAsia="Verdana" w:hAnsi="Verdana" w:cs="Verdana"/>
          <w:sz w:val="24"/>
          <w:szCs w:val="24"/>
          <w:highlight w:val="white"/>
        </w:rPr>
      </w:pPr>
    </w:p>
    <w:p w14:paraId="245ED3FF" w14:textId="77777777" w:rsidR="003C37AE" w:rsidRDefault="00B74DB4">
      <w:pPr>
        <w:rPr>
          <w:ins w:id="40" w:author="Utkarsh Dubey" w:date="2024-08-20T13:50:00Z"/>
          <w:rFonts w:ascii="Verdana" w:eastAsia="Verdana" w:hAnsi="Verdana" w:cs="Verdana"/>
          <w:sz w:val="24"/>
          <w:szCs w:val="24"/>
          <w:highlight w:val="white"/>
        </w:rPr>
      </w:pPr>
      <w:ins w:id="41" w:author="Utkarsh Dubey" w:date="2024-08-20T13:50:00Z">
        <w:r>
          <w:rPr>
            <w:rFonts w:ascii="Verdana" w:eastAsia="Verdana" w:hAnsi="Verdana" w:cs="Verdana"/>
            <w:sz w:val="24"/>
            <w:szCs w:val="24"/>
            <w:highlight w:val="white"/>
          </w:rPr>
          <w:t>Syntax:</w:t>
        </w:r>
      </w:ins>
    </w:p>
    <w:p w14:paraId="245ED400" w14:textId="77777777" w:rsidR="003C37AE" w:rsidRDefault="003C37AE">
      <w:pPr>
        <w:rPr>
          <w:ins w:id="42" w:author="Utkarsh Dubey" w:date="2024-08-20T13:50:00Z"/>
          <w:rFonts w:ascii="Verdana" w:eastAsia="Verdana" w:hAnsi="Verdana" w:cs="Verdana"/>
          <w:sz w:val="24"/>
          <w:szCs w:val="24"/>
          <w:highlight w:val="white"/>
        </w:rPr>
      </w:pPr>
    </w:p>
    <w:p w14:paraId="245ED401" w14:textId="77777777" w:rsidR="003C37AE" w:rsidRDefault="00B74DB4">
      <w:pPr>
        <w:rPr>
          <w:rFonts w:ascii="Verdana" w:eastAsia="Verdana" w:hAnsi="Verdana" w:cs="Verdana"/>
          <w:sz w:val="24"/>
          <w:szCs w:val="24"/>
          <w:highlight w:val="white"/>
        </w:rPr>
      </w:pPr>
      <w:proofErr w:type="gramStart"/>
      <w:ins w:id="43" w:author="Utkarsh Dubey" w:date="2024-08-20T13:50:00Z">
        <w:r>
          <w:rPr>
            <w:rFonts w:ascii="Verdana" w:eastAsia="Verdana" w:hAnsi="Verdana" w:cs="Verdana"/>
            <w:sz w:val="24"/>
            <w:szCs w:val="24"/>
            <w:highlight w:val="white"/>
          </w:rPr>
          <w:t>signal(</w:t>
        </w:r>
        <w:proofErr w:type="gramEnd"/>
        <w:r>
          <w:rPr>
            <w:rFonts w:ascii="Verdana" w:eastAsia="Verdana" w:hAnsi="Verdana" w:cs="Verdana"/>
            <w:sz w:val="24"/>
            <w:szCs w:val="24"/>
            <w:highlight w:val="white"/>
          </w:rPr>
          <w:t xml:space="preserve">SIGINT, </w:t>
        </w:r>
        <w:proofErr w:type="spellStart"/>
        <w:r>
          <w:rPr>
            <w:rFonts w:ascii="Verdana" w:eastAsia="Verdana" w:hAnsi="Verdana" w:cs="Verdana"/>
            <w:sz w:val="24"/>
            <w:szCs w:val="24"/>
            <w:highlight w:val="white"/>
          </w:rPr>
          <w:t>sig_handler</w:t>
        </w:r>
        <w:proofErr w:type="spellEnd"/>
        <w:r>
          <w:rPr>
            <w:rFonts w:ascii="Verdana" w:eastAsia="Verdana" w:hAnsi="Verdana" w:cs="Verdana"/>
            <w:sz w:val="24"/>
            <w:szCs w:val="24"/>
            <w:highlight w:val="white"/>
          </w:rPr>
          <w:t>);</w:t>
        </w:r>
      </w:ins>
    </w:p>
    <w:sectPr w:rsidR="003C37A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embedRegular r:id="rId1" w:fontKey="{F3755CBC-E7C8-4E78-B826-C9368A09FD9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2" w:fontKey="{11825980-1280-42AA-8D9D-E9DB908055C0}"/>
  </w:font>
  <w:font w:name="Roboto Serif ExtraLight">
    <w:charset w:val="00"/>
    <w:family w:val="auto"/>
    <w:pitch w:val="default"/>
    <w:embedRegular r:id="rId3" w:fontKey="{D50BD6E0-6B80-4B31-A42E-17385A03D301}"/>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81040C23-E419-49EE-B60E-2AE12C7BE58E}"/>
  </w:font>
  <w:font w:name="Cambria">
    <w:panose1 w:val="02040503050406030204"/>
    <w:charset w:val="00"/>
    <w:family w:val="roman"/>
    <w:pitch w:val="variable"/>
    <w:sig w:usb0="E00006FF" w:usb1="420024FF" w:usb2="02000000" w:usb3="00000000" w:csb0="0000019F" w:csb1="00000000"/>
    <w:embedRegular r:id="rId5" w:fontKey="{F902E3B3-0C90-409A-9C7D-0A959759851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E3162F"/>
    <w:multiLevelType w:val="multilevel"/>
    <w:tmpl w:val="67405B6A"/>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005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7AE"/>
    <w:rsid w:val="003C37AE"/>
    <w:rsid w:val="00B74DB4"/>
    <w:rsid w:val="00CC5E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ED37B"/>
  <w15:docId w15:val="{9C9959DD-DFB0-4692-8729-306C57FD8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287</Words>
  <Characters>1642</Characters>
  <Application>Microsoft Office Word</Application>
  <DocSecurity>0</DocSecurity>
  <Lines>13</Lines>
  <Paragraphs>3</Paragraphs>
  <ScaleCrop>false</ScaleCrop>
  <Company/>
  <LinksUpToDate>false</LinksUpToDate>
  <CharactersWithSpaces>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 Kumar Sharma</cp:lastModifiedBy>
  <cp:revision>2</cp:revision>
  <dcterms:created xsi:type="dcterms:W3CDTF">2024-08-21T06:31:00Z</dcterms:created>
  <dcterms:modified xsi:type="dcterms:W3CDTF">2024-08-21T06:32:00Z</dcterms:modified>
</cp:coreProperties>
</file>